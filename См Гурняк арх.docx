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B28A84" w14:textId="150AB269" w:rsidR="005E5381" w:rsidRDefault="005E5381" w:rsidP="005E5381">
      <w:pPr>
        <w:pStyle w:val="a3"/>
      </w:pPr>
      <w:r>
        <w:t>Самостоятельная работа по архитектуре аппаратных средств</w:t>
      </w:r>
      <w:r>
        <w:br/>
      </w:r>
      <w:ins w:id="0" w:author="HONOR" w:date="2026-09-29T13:38:00Z">
        <w:r w:rsidR="00F0757F">
          <w:t>Студент</w:t>
        </w:r>
        <w:r w:rsidR="00F0757F" w:rsidRPr="00F0757F">
          <w:rPr>
            <w:rPrChange w:id="1" w:author="HONOR" w:date="2026-09-29T13:38:00Z">
              <w:rPr>
                <w:lang w:val="en-US"/>
              </w:rPr>
            </w:rPrChange>
          </w:rPr>
          <w:t xml:space="preserve">: </w:t>
        </w:r>
        <w:proofErr w:type="spellStart"/>
        <w:r w:rsidR="00F0757F">
          <w:t>Гурняк</w:t>
        </w:r>
        <w:proofErr w:type="spellEnd"/>
        <w:r w:rsidR="00F0757F">
          <w:t xml:space="preserve"> Александра</w:t>
        </w:r>
      </w:ins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F0757F">
        <w:rPr>
          <w:b/>
          <w:u w:val="single"/>
          <w:rPrChange w:id="2" w:author="HONOR" w:date="2026-09-29T13:38:00Z">
            <w:rPr/>
          </w:rPrChange>
        </w:rPr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</w:r>
      <w:r w:rsidRPr="00F0757F">
        <w:rPr>
          <w:b/>
          <w:u w:val="single"/>
          <w:rPrChange w:id="3" w:author="HONOR" w:date="2026-09-29T13:38:00Z">
            <w:rPr/>
          </w:rPrChange>
        </w:rPr>
        <w:t>3. АЛУ</w:t>
      </w:r>
      <w:ins w:id="4" w:author="HONOR" w:date="2026-09-29T13:38:00Z">
        <w:r w:rsidR="00F0757F">
          <w:t xml:space="preserve"> </w:t>
        </w:r>
      </w:ins>
      <w:ins w:id="5" w:author="HONOR" w:date="2026-09-29T13:39:00Z">
        <w:r w:rsidR="00F0757F">
          <w:t>оно создано специально для вычислений</w:t>
        </w:r>
      </w:ins>
      <w:r w:rsidRPr="00F0757F">
        <w:rPr>
          <w:rPrChange w:id="6" w:author="HONOR" w:date="2026-09-29T13:38:00Z">
            <w:rPr/>
          </w:rPrChange>
        </w:rPr>
        <w:br/>
      </w:r>
      <w:r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 xml:space="preserve">1. Жёсткий диск, </w:t>
      </w:r>
      <w:proofErr w:type="spellStart"/>
      <w:r>
        <w:t>флешка</w:t>
      </w:r>
      <w:proofErr w:type="spellEnd"/>
      <w:r>
        <w:br/>
      </w:r>
      <w:r w:rsidRPr="00F0757F">
        <w:rPr>
          <w:b/>
          <w:u w:val="single"/>
          <w:rPrChange w:id="7" w:author="HONOR" w:date="2026-09-29T13:40:00Z">
            <w:rPr/>
          </w:rPrChange>
        </w:rPr>
        <w:t>2. ОЗУ и ПЗУ</w:t>
      </w:r>
      <w:ins w:id="8" w:author="HONOR" w:date="2026-09-29T13:40:00Z">
        <w:r w:rsidR="00F0757F">
          <w:t xml:space="preserve"> они напрямую связаны с процессором</w:t>
        </w:r>
      </w:ins>
      <w:ins w:id="9" w:author="HONOR" w:date="2026-09-29T13:41:00Z">
        <w:r w:rsidR="00F0757F">
          <w:t xml:space="preserve"> и находятся внутри компьютера</w:t>
        </w:r>
      </w:ins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</w:r>
      <w:r w:rsidRPr="00F0757F">
        <w:rPr>
          <w:b/>
          <w:u w:val="single"/>
          <w:rPrChange w:id="10" w:author="HONOR" w:date="2026-09-29T13:41:00Z">
            <w:rPr/>
          </w:rPrChange>
        </w:rPr>
        <w:t>2. В двоичной</w:t>
      </w:r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</w:r>
      <w:r w:rsidRPr="00F0757F">
        <w:rPr>
          <w:b/>
          <w:u w:val="single"/>
          <w:rPrChange w:id="11" w:author="HONOR" w:date="2026-09-29T13:43:00Z">
            <w:rPr/>
          </w:rPrChange>
        </w:rPr>
        <w:t>2. 45</w:t>
      </w:r>
      <w:ins w:id="12" w:author="HONOR" w:date="2026-09-29T13:43:00Z">
        <w:r w:rsidR="00F0757F">
          <w:t xml:space="preserve">  </w:t>
        </w:r>
      </w:ins>
      <w:ins w:id="13" w:author="HONOR" w:date="2026-09-29T13:44:00Z">
        <w:r w:rsidR="00F0757F">
          <w:t>1*2</w:t>
        </w:r>
        <w:r w:rsidR="00F0757F">
          <w:rPr>
            <w:lang w:val="en-US"/>
          </w:rPr>
          <w:t>^0</w:t>
        </w:r>
        <w:r w:rsidR="00F0757F">
          <w:t>+0</w:t>
        </w:r>
      </w:ins>
      <w:ins w:id="14" w:author="HONOR" w:date="2026-09-29T13:45:00Z">
        <w:r w:rsidR="00F0757F">
          <w:t>*2</w:t>
        </w:r>
        <w:r w:rsidR="00F0757F">
          <w:rPr>
            <w:lang w:val="en-US"/>
          </w:rPr>
          <w:t>^1+1*2^2+1*2^3+0</w:t>
        </w:r>
      </w:ins>
      <w:ins w:id="15" w:author="HONOR" w:date="2026-09-29T13:46:00Z">
        <w:r w:rsidR="00F0757F">
          <w:rPr>
            <w:lang w:val="en-US"/>
          </w:rPr>
          <w:t>*2^4+1*2^5=1+0+4+8+0+32=45</w:t>
        </w:r>
      </w:ins>
      <w:r w:rsidRPr="00F0757F">
        <w:rPr>
          <w:rPrChange w:id="16" w:author="HONOR" w:date="2026-09-29T13:43:00Z">
            <w:rPr/>
          </w:rPrChange>
        </w:rPr>
        <w:br/>
      </w:r>
      <w:r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</w:r>
      <w:r w:rsidRPr="00F0757F">
        <w:rPr>
          <w:b/>
          <w:u w:val="single"/>
          <w:rPrChange w:id="17" w:author="HONOR" w:date="2026-09-29T13:47:00Z">
            <w:rPr/>
          </w:rPrChange>
        </w:rPr>
        <w:t>2. И</w:t>
      </w:r>
      <w:ins w:id="18" w:author="HONOR" w:date="2026-09-29T13:47:00Z">
        <w:r w:rsidR="00F0757F">
          <w:rPr>
            <w:lang w:val="en-US"/>
          </w:rPr>
          <w:t xml:space="preserve"> </w:t>
        </w:r>
        <w:r w:rsidR="00F0757F">
          <w:t>так как конъюнкция – это логическое умножение</w:t>
        </w:r>
      </w:ins>
      <w:r>
        <w:br/>
        <w:t>3. НЕ</w:t>
      </w:r>
      <w:r>
        <w:br/>
        <w:t>4. Исключающее ИЛИ</w:t>
      </w:r>
      <w:r>
        <w:br/>
      </w:r>
      <w:r>
        <w:br/>
        <w:t>А7. Результат операции 1 И 0 И 1 равен:</w:t>
      </w:r>
      <w:r>
        <w:br/>
      </w:r>
      <w:r>
        <w:br/>
        <w:t>1. 1</w:t>
      </w:r>
      <w:r>
        <w:br/>
      </w:r>
      <w:r w:rsidRPr="00F0757F">
        <w:rPr>
          <w:b/>
          <w:u w:val="single"/>
          <w:rPrChange w:id="19" w:author="HONOR" w:date="2026-09-29T13:48:00Z">
            <w:rPr/>
          </w:rPrChange>
        </w:rPr>
        <w:lastRenderedPageBreak/>
        <w:t>2. 0</w:t>
      </w:r>
      <w:ins w:id="20" w:author="HONOR" w:date="2026-09-29T13:48:00Z">
        <w:r w:rsidR="00F0757F">
          <w:t xml:space="preserve"> </w:t>
        </w:r>
        <w:r w:rsidR="00F5223D">
          <w:t>так как И=умножению, 1*0*1=0</w:t>
        </w:r>
      </w:ins>
      <w:r>
        <w:br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</w:r>
      <w:r w:rsidRPr="00F5223D">
        <w:rPr>
          <w:b/>
          <w:u w:val="single"/>
          <w:rPrChange w:id="21" w:author="HONOR" w:date="2026-09-29T13:49:00Z">
            <w:rPr/>
          </w:rPrChange>
        </w:rPr>
        <w:t>1. 2 входа, 2 выхода</w:t>
      </w:r>
      <w:ins w:id="22" w:author="HONOR" w:date="2026-09-29T13:49:00Z">
        <w:r w:rsidR="00F5223D">
          <w:t xml:space="preserve"> </w:t>
        </w:r>
      </w:ins>
      <w:r>
        <w:br/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</w:r>
      <w:r w:rsidRPr="00F5223D">
        <w:rPr>
          <w:b/>
          <w:u w:val="single"/>
          <w:rPrChange w:id="23" w:author="HONOR" w:date="2026-09-29T13:49:00Z">
            <w:rPr/>
          </w:rPrChange>
        </w:rPr>
        <w:t>1. S=0, P=1</w:t>
      </w:r>
      <w:r>
        <w:br/>
        <w:t>2. S=1, P=0</w:t>
      </w:r>
      <w:r>
        <w:br/>
        <w:t>3. S=1, P=1</w:t>
      </w:r>
      <w:r>
        <w:br/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</w:r>
      <w:r w:rsidRPr="00F5223D">
        <w:rPr>
          <w:b/>
          <w:u w:val="single"/>
          <w:rPrChange w:id="24" w:author="HONOR" w:date="2026-09-29T13:51:00Z">
            <w:rPr/>
          </w:rPrChange>
        </w:rPr>
        <w:t>3. Устройство управления (УУ)</w:t>
      </w:r>
      <w:r>
        <w:br/>
        <w:t>4. Кэш-память</w:t>
      </w:r>
      <w:r>
        <w:br/>
      </w:r>
    </w:p>
    <w:p w14:paraId="696EB024" w14:textId="77777777" w:rsidR="00F5223D" w:rsidRDefault="005E5381" w:rsidP="005E5381">
      <w:pPr>
        <w:pStyle w:val="a3"/>
        <w:rPr>
          <w:ins w:id="25" w:author="HONOR" w:date="2026-09-29T13:52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</w:p>
    <w:p w14:paraId="656C4B48" w14:textId="1888172C" w:rsidR="00F5223D" w:rsidRPr="00F5223D" w:rsidRDefault="00F5223D" w:rsidP="005E5381">
      <w:pPr>
        <w:pStyle w:val="a3"/>
        <w:rPr>
          <w:ins w:id="26" w:author="HONOR" w:date="2026-09-29T13:55:00Z"/>
          <w:rPrChange w:id="27" w:author="HONOR" w:date="2026-09-29T13:57:00Z">
            <w:rPr>
              <w:ins w:id="28" w:author="HONOR" w:date="2026-09-29T13:55:00Z"/>
              <w:lang w:val="en-US"/>
            </w:rPr>
          </w:rPrChange>
        </w:rPr>
      </w:pPr>
      <w:ins w:id="29" w:author="HONOR" w:date="2026-09-29T13:52:00Z">
        <w:r>
          <w:t>Двоичная</w:t>
        </w:r>
        <w:r w:rsidRPr="00F5223D">
          <w:rPr>
            <w:rPrChange w:id="30" w:author="HONOR" w:date="2026-09-29T13:57:00Z">
              <w:rPr>
                <w:lang w:val="en-US"/>
              </w:rPr>
            </w:rPrChange>
          </w:rPr>
          <w:t>: 1</w:t>
        </w:r>
      </w:ins>
      <w:ins w:id="31" w:author="HONOR" w:date="2026-09-29T13:53:00Z">
        <w:r w:rsidRPr="00F5223D">
          <w:rPr>
            <w:rPrChange w:id="32" w:author="HONOR" w:date="2026-09-29T13:57:00Z">
              <w:rPr>
                <w:lang w:val="en-US"/>
              </w:rPr>
            </w:rPrChange>
          </w:rPr>
          <w:t>56/2 = 78(0), 78/2 = 39(0), 39/2 = 19(1)</w:t>
        </w:r>
      </w:ins>
      <w:ins w:id="33" w:author="HONOR" w:date="2026-09-29T13:54:00Z">
        <w:r w:rsidRPr="00F5223D">
          <w:rPr>
            <w:rPrChange w:id="34" w:author="HONOR" w:date="2026-09-29T13:57:00Z">
              <w:rPr>
                <w:lang w:val="en-US"/>
              </w:rPr>
            </w:rPrChange>
          </w:rPr>
          <w:t xml:space="preserve">, 19/2=9(1), 9/2=4(1), 4/2=2(0), </w:t>
        </w:r>
      </w:ins>
      <w:ins w:id="35" w:author="HONOR" w:date="2026-09-29T13:55:00Z">
        <w:r w:rsidRPr="00F5223D">
          <w:rPr>
            <w:rPrChange w:id="36" w:author="HONOR" w:date="2026-09-29T13:57:00Z">
              <w:rPr>
                <w:lang w:val="en-US"/>
              </w:rPr>
            </w:rPrChange>
          </w:rPr>
          <w:t xml:space="preserve">2/2=1(0), 1/2=0(1). </w:t>
        </w:r>
      </w:ins>
      <w:ins w:id="37" w:author="HONOR" w:date="2026-09-29T13:58:00Z">
        <w:r>
          <w:t>Ответ</w:t>
        </w:r>
        <w:r w:rsidRPr="00D973EC">
          <w:t xml:space="preserve">: </w:t>
        </w:r>
      </w:ins>
      <w:ins w:id="38" w:author="HONOR" w:date="2026-09-29T13:55:00Z">
        <w:r w:rsidRPr="00F5223D">
          <w:rPr>
            <w:rPrChange w:id="39" w:author="HONOR" w:date="2026-09-29T13:57:00Z">
              <w:rPr>
                <w:lang w:val="en-US"/>
              </w:rPr>
            </w:rPrChange>
          </w:rPr>
          <w:t>10011100</w:t>
        </w:r>
      </w:ins>
    </w:p>
    <w:p w14:paraId="04902A16" w14:textId="571D425F" w:rsidR="00F5223D" w:rsidRDefault="00F5223D" w:rsidP="00F5223D">
      <w:pPr>
        <w:pStyle w:val="a3"/>
        <w:rPr>
          <w:ins w:id="40" w:author="HONOR" w:date="2026-09-29T13:55:00Z"/>
        </w:rPr>
      </w:pPr>
      <w:ins w:id="41" w:author="HONOR" w:date="2026-09-29T13:55:00Z">
        <w:r>
          <w:t>Восьмеричная</w:t>
        </w:r>
        <w:r w:rsidRPr="00F5223D">
          <w:rPr>
            <w:rPrChange w:id="42" w:author="HONOR" w:date="2026-09-29T13:57:00Z">
              <w:rPr>
                <w:lang w:val="en-US"/>
              </w:rPr>
            </w:rPrChange>
          </w:rPr>
          <w:t xml:space="preserve">: </w:t>
        </w:r>
      </w:ins>
      <w:ins w:id="43" w:author="HONOR" w:date="2026-09-29T13:57:00Z">
        <w:r w:rsidRPr="00F5223D">
          <w:rPr>
            <w:rPrChange w:id="44" w:author="HONOR" w:date="2026-09-29T13:57:00Z">
              <w:rPr>
                <w:lang w:val="en-US"/>
              </w:rPr>
            </w:rPrChange>
          </w:rPr>
          <w:t xml:space="preserve">156/8=19(4), 19/8=2(3), 2/8=0(2). </w:t>
        </w:r>
      </w:ins>
      <w:ins w:id="45" w:author="HONOR" w:date="2026-09-29T13:58:00Z">
        <w:r>
          <w:t>Ответ</w:t>
        </w:r>
        <w:r w:rsidRPr="00D973EC">
          <w:t xml:space="preserve">: </w:t>
        </w:r>
      </w:ins>
      <w:ins w:id="46" w:author="HONOR" w:date="2026-09-29T13:57:00Z">
        <w:r w:rsidRPr="00F5223D">
          <w:rPr>
            <w:rPrChange w:id="47" w:author="HONOR" w:date="2026-09-29T13:57:00Z">
              <w:rPr>
                <w:lang w:val="en-US"/>
              </w:rPr>
            </w:rPrChange>
          </w:rPr>
          <w:t>234</w:t>
        </w:r>
      </w:ins>
    </w:p>
    <w:p w14:paraId="34E97997" w14:textId="77777777" w:rsidR="00F5223D" w:rsidRDefault="00F5223D" w:rsidP="005E5381">
      <w:pPr>
        <w:pStyle w:val="a3"/>
        <w:rPr>
          <w:ins w:id="48" w:author="HONOR" w:date="2026-09-29T13:58:00Z"/>
        </w:rPr>
      </w:pPr>
      <w:ins w:id="49" w:author="HONOR" w:date="2026-09-29T13:56:00Z">
        <w:r>
          <w:t>Шестнадцатеричная</w:t>
        </w:r>
        <w:r w:rsidRPr="00F5223D">
          <w:rPr>
            <w:rPrChange w:id="50" w:author="HONOR" w:date="2026-09-29T13:57:00Z">
              <w:rPr>
                <w:lang w:val="en-US"/>
              </w:rPr>
            </w:rPrChange>
          </w:rPr>
          <w:t>:</w:t>
        </w:r>
      </w:ins>
      <w:ins w:id="51" w:author="HONOR" w:date="2026-09-29T13:57:00Z">
        <w:r w:rsidRPr="00F5223D">
          <w:rPr>
            <w:rPrChange w:id="52" w:author="HONOR" w:date="2026-09-29T13:57:00Z">
              <w:rPr>
                <w:lang w:val="en-US"/>
              </w:rPr>
            </w:rPrChange>
          </w:rPr>
          <w:t xml:space="preserve"> 156/16=9(12), 12=</w:t>
        </w:r>
        <w:r>
          <w:t>С</w:t>
        </w:r>
        <w:r w:rsidRPr="00F5223D">
          <w:rPr>
            <w:rPrChange w:id="53" w:author="HONOR" w:date="2026-09-29T13:58:00Z">
              <w:rPr>
                <w:lang w:val="en-US"/>
              </w:rPr>
            </w:rPrChange>
          </w:rPr>
          <w:t xml:space="preserve">. </w:t>
        </w:r>
      </w:ins>
      <w:ins w:id="54" w:author="HONOR" w:date="2026-09-29T13:58:00Z">
        <w:r>
          <w:t>Ответ</w:t>
        </w:r>
        <w:r w:rsidRPr="00F5223D">
          <w:rPr>
            <w:rPrChange w:id="55" w:author="HONOR" w:date="2026-09-29T13:58:00Z">
              <w:rPr>
                <w:lang w:val="en-US"/>
              </w:rPr>
            </w:rPrChange>
          </w:rPr>
          <w:t xml:space="preserve">: </w:t>
        </w:r>
      </w:ins>
      <w:ins w:id="56" w:author="HONOR" w:date="2026-09-29T13:57:00Z">
        <w:r w:rsidRPr="00F5223D">
          <w:rPr>
            <w:rPrChange w:id="57" w:author="HONOR" w:date="2026-09-29T13:58:00Z">
              <w:rPr>
                <w:lang w:val="en-US"/>
              </w:rPr>
            </w:rPrChange>
          </w:rPr>
          <w:t>9</w:t>
        </w:r>
        <w:r>
          <w:rPr>
            <w:lang w:val="en-US"/>
          </w:rPr>
          <w:t>C</w:t>
        </w:r>
      </w:ins>
      <w:r w:rsidR="005E5381">
        <w:br/>
      </w:r>
      <w:r w:rsidR="005E5381">
        <w:br/>
        <w:t>Б2. Сложите двоичные числа: 1011₂ + 1101₂. Ответ запишите в двоичной и десятичной системах.</w:t>
      </w:r>
    </w:p>
    <w:p w14:paraId="67590B26" w14:textId="77777777" w:rsidR="00DA158D" w:rsidRDefault="00DA158D" w:rsidP="005E5381">
      <w:pPr>
        <w:pStyle w:val="a3"/>
        <w:rPr>
          <w:ins w:id="58" w:author="HONOR" w:date="2026-09-29T14:01:00Z"/>
        </w:rPr>
      </w:pPr>
      <w:ins w:id="59" w:author="HONOR" w:date="2026-09-29T13:59:00Z">
        <w:r>
          <w:t>1+1=0(1)</w:t>
        </w:r>
        <w:r>
          <w:rPr>
            <w:lang w:val="en-US"/>
          </w:rPr>
          <w:t>, 1+0+1=0(1), 0+1+1=0</w:t>
        </w:r>
      </w:ins>
      <w:ins w:id="60" w:author="HONOR" w:date="2026-09-29T14:00:00Z">
        <w:r>
          <w:rPr>
            <w:lang w:val="en-US"/>
          </w:rPr>
          <w:t xml:space="preserve">(1), 1+1+1=1(1). </w:t>
        </w:r>
        <w:r>
          <w:t>Сумма</w:t>
        </w:r>
        <w:r>
          <w:rPr>
            <w:lang w:val="en-US"/>
          </w:rPr>
          <w:t xml:space="preserve">: </w:t>
        </w:r>
        <w:r>
          <w:t>11000</w:t>
        </w:r>
      </w:ins>
      <w:ins w:id="61" w:author="HONOR" w:date="2026-09-29T14:01:00Z">
        <w:r>
          <w:t>.</w:t>
        </w:r>
      </w:ins>
    </w:p>
    <w:p w14:paraId="7576C3A4" w14:textId="77777777" w:rsidR="00DA158D" w:rsidRDefault="00DA158D" w:rsidP="005E5381">
      <w:pPr>
        <w:pStyle w:val="a3"/>
        <w:rPr>
          <w:ins w:id="62" w:author="HONOR" w:date="2026-09-29T14:01:00Z"/>
        </w:rPr>
      </w:pPr>
      <w:ins w:id="63" w:author="HONOR" w:date="2026-09-29T14:01:00Z">
        <w:r>
          <w:t>Двоичной</w:t>
        </w:r>
        <w:r>
          <w:rPr>
            <w:lang w:val="en-US"/>
          </w:rPr>
          <w:t xml:space="preserve">: </w:t>
        </w:r>
        <w:r>
          <w:t>11000</w:t>
        </w:r>
      </w:ins>
    </w:p>
    <w:p w14:paraId="29BB27D1" w14:textId="77777777" w:rsidR="00DA158D" w:rsidRDefault="00DA158D" w:rsidP="005E5381">
      <w:pPr>
        <w:pStyle w:val="a3"/>
        <w:rPr>
          <w:ins w:id="64" w:author="HONOR" w:date="2026-09-29T14:02:00Z"/>
        </w:rPr>
      </w:pPr>
      <w:ins w:id="65" w:author="HONOR" w:date="2026-09-29T14:01:00Z">
        <w:r>
          <w:t>Десятичной</w:t>
        </w:r>
        <w:r>
          <w:rPr>
            <w:lang w:val="en-US"/>
          </w:rPr>
          <w:t xml:space="preserve">: </w:t>
        </w:r>
        <w:r>
          <w:t>1011</w:t>
        </w:r>
      </w:ins>
      <w:ins w:id="66" w:author="HONOR" w:date="2026-09-29T14:02:00Z">
        <w:r>
          <w:t>=11, 1101=13. 11+13=24. Ответ 24</w:t>
        </w:r>
      </w:ins>
      <w:r w:rsidR="005E5381">
        <w:br/>
      </w:r>
      <w:r w:rsidR="005E5381">
        <w:br/>
        <w:t>Б3. Постройте таблицу истинности для логического выражения: F = (A И B) ИЛИ (НЕ C)</w:t>
      </w:r>
    </w:p>
    <w:p w14:paraId="230FD091" w14:textId="0FFF6535" w:rsidR="00DA158D" w:rsidRDefault="00DA158D" w:rsidP="005E5381">
      <w:pPr>
        <w:pStyle w:val="a3"/>
        <w:rPr>
          <w:ins w:id="67" w:author="HONOR" w:date="2026-09-29T14:03:00Z"/>
        </w:rPr>
      </w:pPr>
      <w:ins w:id="68" w:author="HONOR" w:date="2026-09-29T14:03:00Z">
        <w:r>
          <w:t>А</w:t>
        </w:r>
      </w:ins>
      <w:ins w:id="69" w:author="HONOR" w:date="2026-09-29T14:04:00Z">
        <w:r>
          <w:tab/>
          <w:t>0</w:t>
        </w:r>
        <w:r>
          <w:tab/>
          <w:t>0</w:t>
        </w:r>
        <w:r>
          <w:tab/>
        </w:r>
      </w:ins>
      <w:ins w:id="70" w:author="HONOR" w:date="2026-09-29T14:05:00Z">
        <w:r>
          <w:t>0</w:t>
        </w:r>
        <w:r>
          <w:tab/>
          <w:t>0</w:t>
        </w:r>
        <w:r>
          <w:tab/>
          <w:t>1</w:t>
        </w:r>
        <w:r>
          <w:tab/>
          <w:t>1</w:t>
        </w:r>
        <w:r>
          <w:tab/>
          <w:t>1</w:t>
        </w:r>
        <w:r>
          <w:tab/>
          <w:t>1</w:t>
        </w:r>
      </w:ins>
    </w:p>
    <w:p w14:paraId="6D2C1683" w14:textId="4AF2AC7D" w:rsidR="00DA158D" w:rsidRDefault="00DA158D" w:rsidP="005E5381">
      <w:pPr>
        <w:pStyle w:val="a3"/>
        <w:rPr>
          <w:ins w:id="71" w:author="HONOR" w:date="2026-09-29T14:03:00Z"/>
        </w:rPr>
      </w:pPr>
      <w:ins w:id="72" w:author="HONOR" w:date="2026-09-29T14:03:00Z">
        <w:r>
          <w:lastRenderedPageBreak/>
          <w:t>В</w:t>
        </w:r>
      </w:ins>
      <w:ins w:id="73" w:author="HONOR" w:date="2026-09-29T14:04:00Z">
        <w:r>
          <w:tab/>
          <w:t>0</w:t>
        </w:r>
      </w:ins>
      <w:ins w:id="74" w:author="HONOR" w:date="2026-09-29T14:05:00Z">
        <w:r>
          <w:tab/>
          <w:t>0</w:t>
        </w:r>
        <w:r>
          <w:tab/>
          <w:t>1</w:t>
        </w:r>
        <w:r>
          <w:tab/>
          <w:t>1</w:t>
        </w:r>
        <w:r>
          <w:tab/>
          <w:t>0</w:t>
        </w:r>
        <w:r>
          <w:tab/>
          <w:t>0</w:t>
        </w:r>
        <w:r>
          <w:tab/>
          <w:t>1</w:t>
        </w:r>
        <w:r>
          <w:tab/>
          <w:t>1</w:t>
        </w:r>
      </w:ins>
    </w:p>
    <w:p w14:paraId="68E23B27" w14:textId="71A11AD1" w:rsidR="00DA158D" w:rsidRDefault="00DA158D" w:rsidP="005E5381">
      <w:pPr>
        <w:pStyle w:val="a3"/>
        <w:rPr>
          <w:ins w:id="75" w:author="HONOR" w:date="2026-09-29T14:03:00Z"/>
        </w:rPr>
      </w:pPr>
      <w:ins w:id="76" w:author="HONOR" w:date="2026-09-29T14:03:00Z">
        <w:r>
          <w:t>С</w:t>
        </w:r>
      </w:ins>
      <w:ins w:id="77" w:author="HONOR" w:date="2026-09-29T14:04:00Z">
        <w:r>
          <w:tab/>
          <w:t>0</w:t>
        </w:r>
      </w:ins>
      <w:ins w:id="78" w:author="HONOR" w:date="2026-09-29T14:05:00Z">
        <w:r>
          <w:tab/>
          <w:t>1</w:t>
        </w:r>
        <w:r>
          <w:tab/>
          <w:t>0</w:t>
        </w:r>
        <w:r>
          <w:tab/>
          <w:t>1</w:t>
        </w:r>
        <w:r>
          <w:tab/>
          <w:t>0</w:t>
        </w:r>
        <w:r>
          <w:tab/>
          <w:t>1</w:t>
        </w:r>
        <w:r>
          <w:tab/>
          <w:t>0</w:t>
        </w:r>
        <w:r>
          <w:tab/>
          <w:t>1</w:t>
        </w:r>
      </w:ins>
    </w:p>
    <w:p w14:paraId="7C50F1E9" w14:textId="096DAE8C" w:rsidR="00DA158D" w:rsidRDefault="00DA158D" w:rsidP="005E5381">
      <w:pPr>
        <w:pStyle w:val="a3"/>
        <w:rPr>
          <w:ins w:id="79" w:author="HONOR" w:date="2026-09-29T14:03:00Z"/>
        </w:rPr>
      </w:pPr>
      <w:ins w:id="80" w:author="HONOR" w:date="2026-09-29T14:03:00Z">
        <w:r>
          <w:t>А И В</w:t>
        </w:r>
      </w:ins>
      <w:ins w:id="81" w:author="HONOR" w:date="2026-09-29T14:04:00Z">
        <w:r>
          <w:tab/>
          <w:t>0</w:t>
        </w:r>
      </w:ins>
      <w:ins w:id="82" w:author="HONOR" w:date="2026-09-29T14:05:00Z">
        <w:r>
          <w:tab/>
          <w:t>0</w:t>
        </w:r>
        <w:r>
          <w:tab/>
          <w:t>0</w:t>
        </w:r>
      </w:ins>
      <w:ins w:id="83" w:author="HONOR" w:date="2026-09-29T14:06:00Z">
        <w:r>
          <w:tab/>
          <w:t>0</w:t>
        </w:r>
        <w:r>
          <w:tab/>
          <w:t>0</w:t>
        </w:r>
        <w:r>
          <w:tab/>
          <w:t>0</w:t>
        </w:r>
        <w:r>
          <w:tab/>
          <w:t>1</w:t>
        </w:r>
        <w:r>
          <w:tab/>
          <w:t>1</w:t>
        </w:r>
      </w:ins>
    </w:p>
    <w:p w14:paraId="6A6AE921" w14:textId="03A4E2E2" w:rsidR="00DA158D" w:rsidRDefault="00DA158D" w:rsidP="005E5381">
      <w:pPr>
        <w:pStyle w:val="a3"/>
        <w:rPr>
          <w:ins w:id="84" w:author="HONOR" w:date="2026-09-29T14:03:00Z"/>
        </w:rPr>
      </w:pPr>
      <w:ins w:id="85" w:author="HONOR" w:date="2026-09-29T14:03:00Z">
        <w:r>
          <w:t>НЕ С</w:t>
        </w:r>
      </w:ins>
      <w:ins w:id="86" w:author="HONOR" w:date="2026-09-29T14:04:00Z">
        <w:r>
          <w:tab/>
          <w:t>1</w:t>
        </w:r>
      </w:ins>
      <w:ins w:id="87" w:author="HONOR" w:date="2026-09-29T14:06:00Z">
        <w:r>
          <w:tab/>
          <w:t>0</w:t>
        </w:r>
        <w:r>
          <w:tab/>
          <w:t>1</w:t>
        </w:r>
        <w:r>
          <w:tab/>
          <w:t>0</w:t>
        </w:r>
        <w:r>
          <w:tab/>
          <w:t>1</w:t>
        </w:r>
        <w:r>
          <w:tab/>
          <w:t>0</w:t>
        </w:r>
        <w:r>
          <w:tab/>
          <w:t>1</w:t>
        </w:r>
        <w:r>
          <w:tab/>
          <w:t>0</w:t>
        </w:r>
      </w:ins>
    </w:p>
    <w:p w14:paraId="1DFE038E" w14:textId="77777777" w:rsidR="00DA158D" w:rsidRDefault="00DA158D" w:rsidP="005E5381">
      <w:pPr>
        <w:pStyle w:val="a3"/>
        <w:rPr>
          <w:ins w:id="88" w:author="HONOR" w:date="2026-09-29T14:06:00Z"/>
        </w:rPr>
      </w:pPr>
      <w:ins w:id="89" w:author="HONOR" w:date="2026-09-29T14:04:00Z">
        <w:r>
          <w:rPr>
            <w:lang w:val="en-US"/>
          </w:rPr>
          <w:t>F</w:t>
        </w:r>
        <w:r w:rsidRPr="00DA158D">
          <w:rPr>
            <w:rPrChange w:id="90" w:author="HONOR" w:date="2026-09-29T14:04:00Z">
              <w:rPr>
                <w:lang w:val="en-US"/>
              </w:rPr>
            </w:rPrChange>
          </w:rPr>
          <w:tab/>
        </w:r>
        <w:r>
          <w:t>1</w:t>
        </w:r>
        <w:r>
          <w:tab/>
        </w:r>
      </w:ins>
      <w:ins w:id="91" w:author="HONOR" w:date="2026-09-29T14:06:00Z">
        <w:r>
          <w:t>0</w:t>
        </w:r>
        <w:r>
          <w:tab/>
          <w:t>1</w:t>
        </w:r>
        <w:r>
          <w:tab/>
          <w:t>0</w:t>
        </w:r>
        <w:r>
          <w:tab/>
          <w:t>1</w:t>
        </w:r>
        <w:r>
          <w:tab/>
          <w:t>0</w:t>
        </w:r>
        <w:r>
          <w:tab/>
          <w:t>1</w:t>
        </w:r>
        <w:r>
          <w:tab/>
          <w:t>1</w:t>
        </w:r>
      </w:ins>
      <w:r w:rsidR="005E5381">
        <w:br/>
      </w:r>
      <w:r w:rsidR="005E5381">
        <w:br/>
        <w:t xml:space="preserve">Б4. Запишите логическую функцию, которую реализует схема: два входа A и B подаются на элемент </w:t>
      </w:r>
      <w:proofErr w:type="gramStart"/>
      <w:r w:rsidR="005E5381">
        <w:t>И</w:t>
      </w:r>
      <w:proofErr w:type="gramEnd"/>
      <w:r w:rsidR="005E5381">
        <w:t>, результат — на элемент НЕ.</w:t>
      </w:r>
    </w:p>
    <w:p w14:paraId="6811ADDA" w14:textId="77777777" w:rsidR="00DA158D" w:rsidRDefault="00DA158D" w:rsidP="005E5381">
      <w:pPr>
        <w:pStyle w:val="a3"/>
        <w:rPr>
          <w:ins w:id="92" w:author="HONOR" w:date="2026-09-29T14:08:00Z"/>
        </w:rPr>
      </w:pPr>
      <w:ins w:id="93" w:author="HONOR" w:date="2026-09-29T14:08:00Z">
        <w:r>
          <w:rPr>
            <w:lang w:val="en-US"/>
          </w:rPr>
          <w:t xml:space="preserve">F = </w:t>
        </w:r>
        <w:r>
          <w:t>НЕ (А И В)</w:t>
        </w:r>
      </w:ins>
      <w:r w:rsidR="005E5381">
        <w:br/>
      </w:r>
      <w:r w:rsidR="005E5381"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 w:rsidR="005E5381">
        <w:br/>
      </w:r>
    </w:p>
    <w:p w14:paraId="1D4B6849" w14:textId="3AAB5203" w:rsidR="00F26DDA" w:rsidRPr="00F26DDA" w:rsidRDefault="00F26DDA" w:rsidP="005E5381">
      <w:pPr>
        <w:pStyle w:val="a3"/>
        <w:rPr>
          <w:ins w:id="94" w:author="HONOR" w:date="2026-09-29T14:08:00Z"/>
          <w:rPrChange w:id="95" w:author="HONOR" w:date="2026-09-29T14:09:00Z">
            <w:rPr>
              <w:ins w:id="96" w:author="HONOR" w:date="2026-09-29T14:08:00Z"/>
            </w:rPr>
          </w:rPrChange>
        </w:rPr>
      </w:pPr>
      <w:ins w:id="97" w:author="HONOR" w:date="2026-09-29T14:08:00Z">
        <w:r>
          <w:t>А</w:t>
        </w:r>
      </w:ins>
      <w:ins w:id="98" w:author="HONOR" w:date="2026-09-29T14:09:00Z">
        <w:r>
          <w:tab/>
        </w:r>
        <w:r w:rsidRPr="00F26DDA">
          <w:rPr>
            <w:rPrChange w:id="99" w:author="HONOR" w:date="2026-09-29T14:09:00Z">
              <w:rPr>
                <w:lang w:val="en-US"/>
              </w:rPr>
            </w:rPrChange>
          </w:rPr>
          <w:t>0</w:t>
        </w:r>
        <w:r w:rsidRPr="00F26DDA">
          <w:rPr>
            <w:rPrChange w:id="100" w:author="HONOR" w:date="2026-09-29T14:09:00Z">
              <w:rPr>
                <w:lang w:val="en-US"/>
              </w:rPr>
            </w:rPrChange>
          </w:rPr>
          <w:tab/>
          <w:t>0</w:t>
        </w:r>
        <w:r w:rsidRPr="00F26DDA">
          <w:rPr>
            <w:rPrChange w:id="101" w:author="HONOR" w:date="2026-09-29T14:09:00Z">
              <w:rPr>
                <w:lang w:val="en-US"/>
              </w:rPr>
            </w:rPrChange>
          </w:rPr>
          <w:tab/>
          <w:t>1</w:t>
        </w:r>
        <w:r w:rsidRPr="00F26DDA">
          <w:rPr>
            <w:rPrChange w:id="102" w:author="HONOR" w:date="2026-09-29T14:09:00Z">
              <w:rPr>
                <w:lang w:val="en-US"/>
              </w:rPr>
            </w:rPrChange>
          </w:rPr>
          <w:tab/>
          <w:t>1</w:t>
        </w:r>
      </w:ins>
    </w:p>
    <w:p w14:paraId="0516725A" w14:textId="7A35B8D9" w:rsidR="00F26DDA" w:rsidRPr="00F26DDA" w:rsidRDefault="00F26DDA" w:rsidP="005E5381">
      <w:pPr>
        <w:pStyle w:val="a3"/>
        <w:rPr>
          <w:ins w:id="103" w:author="HONOR" w:date="2026-09-29T14:08:00Z"/>
          <w:rPrChange w:id="104" w:author="HONOR" w:date="2026-09-29T14:09:00Z">
            <w:rPr>
              <w:ins w:id="105" w:author="HONOR" w:date="2026-09-29T14:08:00Z"/>
            </w:rPr>
          </w:rPrChange>
        </w:rPr>
      </w:pPr>
      <w:ins w:id="106" w:author="HONOR" w:date="2026-09-29T14:08:00Z">
        <w:r>
          <w:t>В</w:t>
        </w:r>
      </w:ins>
      <w:ins w:id="107" w:author="HONOR" w:date="2026-09-29T14:09:00Z">
        <w:r>
          <w:tab/>
        </w:r>
        <w:r w:rsidRPr="00F26DDA">
          <w:rPr>
            <w:rPrChange w:id="108" w:author="HONOR" w:date="2026-09-29T14:09:00Z">
              <w:rPr>
                <w:lang w:val="en-US"/>
              </w:rPr>
            </w:rPrChange>
          </w:rPr>
          <w:t>0</w:t>
        </w:r>
        <w:r w:rsidRPr="00F26DDA">
          <w:rPr>
            <w:rPrChange w:id="109" w:author="HONOR" w:date="2026-09-29T14:09:00Z">
              <w:rPr>
                <w:lang w:val="en-US"/>
              </w:rPr>
            </w:rPrChange>
          </w:rPr>
          <w:tab/>
          <w:t>1</w:t>
        </w:r>
        <w:r w:rsidRPr="00F26DDA">
          <w:rPr>
            <w:rPrChange w:id="110" w:author="HONOR" w:date="2026-09-29T14:09:00Z">
              <w:rPr>
                <w:lang w:val="en-US"/>
              </w:rPr>
            </w:rPrChange>
          </w:rPr>
          <w:tab/>
          <w:t>0</w:t>
        </w:r>
        <w:r w:rsidRPr="00F26DDA">
          <w:rPr>
            <w:rPrChange w:id="111" w:author="HONOR" w:date="2026-09-29T14:09:00Z">
              <w:rPr>
                <w:lang w:val="en-US"/>
              </w:rPr>
            </w:rPrChange>
          </w:rPr>
          <w:tab/>
          <w:t>1</w:t>
        </w:r>
      </w:ins>
    </w:p>
    <w:p w14:paraId="16F84C12" w14:textId="6E3864FC" w:rsidR="00F26DDA" w:rsidRPr="00F26DDA" w:rsidRDefault="00F26DDA" w:rsidP="005E5381">
      <w:pPr>
        <w:pStyle w:val="a3"/>
        <w:rPr>
          <w:ins w:id="112" w:author="HONOR" w:date="2026-09-29T14:08:00Z"/>
          <w:rPrChange w:id="113" w:author="HONOR" w:date="2026-09-29T14:09:00Z">
            <w:rPr>
              <w:ins w:id="114" w:author="HONOR" w:date="2026-09-29T14:08:00Z"/>
              <w:lang w:val="en-US"/>
            </w:rPr>
          </w:rPrChange>
        </w:rPr>
      </w:pPr>
      <w:ins w:id="115" w:author="HONOR" w:date="2026-09-29T14:08:00Z">
        <w:r>
          <w:rPr>
            <w:lang w:val="en-US"/>
          </w:rPr>
          <w:t>S</w:t>
        </w:r>
      </w:ins>
      <w:ins w:id="116" w:author="HONOR" w:date="2026-09-29T14:09:00Z">
        <w:r w:rsidRPr="00F26DDA">
          <w:rPr>
            <w:rPrChange w:id="117" w:author="HONOR" w:date="2026-09-29T14:09:00Z">
              <w:rPr>
                <w:lang w:val="en-US"/>
              </w:rPr>
            </w:rPrChange>
          </w:rPr>
          <w:tab/>
          <w:t>0</w:t>
        </w:r>
        <w:r w:rsidRPr="00F26DDA">
          <w:rPr>
            <w:rPrChange w:id="118" w:author="HONOR" w:date="2026-09-29T14:09:00Z">
              <w:rPr>
                <w:lang w:val="en-US"/>
              </w:rPr>
            </w:rPrChange>
          </w:rPr>
          <w:tab/>
          <w:t>1</w:t>
        </w:r>
        <w:r>
          <w:tab/>
        </w:r>
        <w:r w:rsidRPr="00F26DDA">
          <w:rPr>
            <w:rPrChange w:id="119" w:author="HONOR" w:date="2026-09-29T14:09:00Z">
              <w:rPr>
                <w:lang w:val="en-US"/>
              </w:rPr>
            </w:rPrChange>
          </w:rPr>
          <w:t>1</w:t>
        </w:r>
        <w:r w:rsidRPr="00F26DDA">
          <w:rPr>
            <w:rPrChange w:id="120" w:author="HONOR" w:date="2026-09-29T14:09:00Z">
              <w:rPr>
                <w:lang w:val="en-US"/>
              </w:rPr>
            </w:rPrChange>
          </w:rPr>
          <w:tab/>
          <w:t>0</w:t>
        </w:r>
      </w:ins>
    </w:p>
    <w:p w14:paraId="485AEF1E" w14:textId="77777777" w:rsidR="00F26DDA" w:rsidRDefault="00F26DDA" w:rsidP="005E5381">
      <w:pPr>
        <w:pStyle w:val="a3"/>
        <w:rPr>
          <w:ins w:id="121" w:author="HONOR" w:date="2026-09-29T14:11:00Z"/>
        </w:rPr>
      </w:pPr>
      <w:ins w:id="122" w:author="HONOR" w:date="2026-09-29T14:08:00Z">
        <w:r>
          <w:rPr>
            <w:lang w:val="en-US"/>
          </w:rPr>
          <w:t>P</w:t>
        </w:r>
      </w:ins>
      <w:ins w:id="123" w:author="HONOR" w:date="2026-09-29T14:09:00Z">
        <w:r w:rsidRPr="00F26DDA">
          <w:rPr>
            <w:rPrChange w:id="124" w:author="HONOR" w:date="2026-09-29T14:09:00Z">
              <w:rPr>
                <w:lang w:val="en-US"/>
              </w:rPr>
            </w:rPrChange>
          </w:rPr>
          <w:tab/>
          <w:t>0</w:t>
        </w:r>
        <w:r>
          <w:tab/>
        </w:r>
        <w:r w:rsidRPr="00F26DDA">
          <w:rPr>
            <w:rPrChange w:id="125" w:author="HONOR" w:date="2026-09-29T14:09:00Z">
              <w:rPr>
                <w:lang w:val="en-US"/>
              </w:rPr>
            </w:rPrChange>
          </w:rPr>
          <w:t>0</w:t>
        </w:r>
        <w:r>
          <w:tab/>
        </w:r>
        <w:r w:rsidRPr="00F26DDA">
          <w:rPr>
            <w:rPrChange w:id="126" w:author="HONOR" w:date="2026-09-29T14:09:00Z">
              <w:rPr>
                <w:lang w:val="en-US"/>
              </w:rPr>
            </w:rPrChange>
          </w:rPr>
          <w:t>0</w:t>
        </w:r>
        <w:r>
          <w:tab/>
        </w:r>
        <w:r w:rsidRPr="00F26DDA">
          <w:rPr>
            <w:rPrChange w:id="127" w:author="HONOR" w:date="2026-09-29T14:09:00Z">
              <w:rPr>
                <w:lang w:val="en-US"/>
              </w:rPr>
            </w:rPrChange>
          </w:rPr>
          <w:t>1</w:t>
        </w:r>
      </w:ins>
    </w:p>
    <w:p w14:paraId="480DEFEF" w14:textId="28E38A41" w:rsidR="00F26DDA" w:rsidRPr="00F26DDA" w:rsidRDefault="00F26DDA" w:rsidP="005E5381">
      <w:pPr>
        <w:pStyle w:val="a3"/>
        <w:rPr>
          <w:ins w:id="128" w:author="HONOR" w:date="2026-09-29T14:11:00Z"/>
          <w:rPrChange w:id="129" w:author="HONOR" w:date="2026-09-29T14:11:00Z">
            <w:rPr>
              <w:ins w:id="130" w:author="HONOR" w:date="2026-09-29T14:11:00Z"/>
            </w:rPr>
          </w:rPrChange>
        </w:rPr>
      </w:pPr>
      <w:ins w:id="131" w:author="HONOR" w:date="2026-09-29T14:11:00Z">
        <w:r>
          <w:rPr>
            <w:lang w:val="en-US"/>
          </w:rPr>
          <w:t>S</w:t>
        </w:r>
        <w:r w:rsidRPr="00F26DDA">
          <w:rPr>
            <w:rPrChange w:id="132" w:author="HONOR" w:date="2026-09-29T14:11:00Z">
              <w:rPr>
                <w:lang w:val="en-US"/>
              </w:rPr>
            </w:rPrChange>
          </w:rPr>
          <w:t xml:space="preserve"> = </w:t>
        </w:r>
        <w:r>
          <w:rPr>
            <w:lang w:val="en-US"/>
          </w:rPr>
          <w:t>A</w:t>
        </w:r>
        <w:r w:rsidRPr="00F26DDA">
          <w:rPr>
            <w:rPrChange w:id="133" w:author="HONOR" w:date="2026-09-29T14:11:00Z">
              <w:rPr>
                <w:lang w:val="en-US"/>
              </w:rPr>
            </w:rPrChange>
          </w:rPr>
          <w:t xml:space="preserve"> </w:t>
        </w:r>
        <w:r>
          <w:t xml:space="preserve">ИЛИ </w:t>
        </w:r>
        <w:r>
          <w:rPr>
            <w:lang w:val="en-US"/>
          </w:rPr>
          <w:t>B</w:t>
        </w:r>
      </w:ins>
    </w:p>
    <w:p w14:paraId="3A875C51" w14:textId="671F17DF" w:rsidR="00F26DDA" w:rsidRDefault="00F26DDA" w:rsidP="005E5381">
      <w:pPr>
        <w:pStyle w:val="a3"/>
        <w:rPr>
          <w:ins w:id="134" w:author="HONOR" w:date="2026-09-29T14:12:00Z"/>
        </w:rPr>
      </w:pPr>
      <w:ins w:id="135" w:author="HONOR" w:date="2026-09-29T14:11:00Z">
        <w:r>
          <w:rPr>
            <w:lang w:val="en-US"/>
          </w:rPr>
          <w:t>P</w:t>
        </w:r>
        <w:r w:rsidRPr="00F26DDA">
          <w:rPr>
            <w:rPrChange w:id="136" w:author="HONOR" w:date="2026-09-29T14:11:00Z">
              <w:rPr>
                <w:lang w:val="en-US"/>
              </w:rPr>
            </w:rPrChange>
          </w:rPr>
          <w:t xml:space="preserve"> = </w:t>
        </w:r>
        <w:r>
          <w:rPr>
            <w:lang w:val="en-US"/>
          </w:rPr>
          <w:t>A</w:t>
        </w:r>
        <w:r w:rsidRPr="00F26DDA">
          <w:rPr>
            <w:rPrChange w:id="137" w:author="HONOR" w:date="2026-09-29T14:11:00Z">
              <w:rPr>
                <w:lang w:val="en-US"/>
              </w:rPr>
            </w:rPrChange>
          </w:rPr>
          <w:t xml:space="preserve"> </w:t>
        </w:r>
        <w:r>
          <w:t>И В</w:t>
        </w:r>
      </w:ins>
      <w:r w:rsidR="005E5381">
        <w:br/>
        <w:t>---</w:t>
      </w:r>
      <w:r w:rsidR="005E5381">
        <w:br/>
      </w:r>
      <w:r w:rsidR="005E5381">
        <w:br/>
        <w:t>Часть В. Развёрнутые ответы</w:t>
      </w:r>
      <w:r w:rsidR="005E5381">
        <w:br/>
      </w:r>
      <w:r w:rsidR="005E5381"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 w:rsidR="005E5381">
        <w:br/>
      </w:r>
    </w:p>
    <w:p w14:paraId="2EE3BBF3" w14:textId="5EC5FA4F" w:rsidR="00F26DDA" w:rsidRPr="00F26DDA" w:rsidRDefault="00F26DDA" w:rsidP="005E5381">
      <w:pPr>
        <w:pStyle w:val="a3"/>
        <w:rPr>
          <w:ins w:id="138" w:author="HONOR" w:date="2026-09-29T14:11:00Z"/>
          <w:rPrChange w:id="139" w:author="HONOR" w:date="2026-09-29T14:13:00Z">
            <w:rPr>
              <w:ins w:id="140" w:author="HONOR" w:date="2026-09-29T14:11:00Z"/>
            </w:rPr>
          </w:rPrChange>
        </w:rPr>
      </w:pPr>
      <w:ins w:id="141" w:author="HONOR" w:date="2026-09-29T14:12:00Z">
        <w:r>
          <w:t>Принцип фон Неймана – это хранение коман</w:t>
        </w:r>
      </w:ins>
      <w:ins w:id="142" w:author="HONOR" w:date="2026-09-29T14:13:00Z">
        <w:r>
          <w:t>д, данных в одной памяти. Основные устройства</w:t>
        </w:r>
        <w:r w:rsidRPr="00F26DDA">
          <w:rPr>
            <w:rPrChange w:id="143" w:author="HONOR" w:date="2026-09-29T14:13:00Z">
              <w:rPr>
                <w:lang w:val="en-US"/>
              </w:rPr>
            </w:rPrChange>
          </w:rPr>
          <w:t xml:space="preserve">: </w:t>
        </w:r>
        <w:r>
          <w:t>АЛУ(вычисление), УУ(управление), память(хранение), устройства вводы-вывода</w:t>
        </w:r>
      </w:ins>
      <w:ins w:id="144" w:author="HONOR" w:date="2026-09-29T14:14:00Z">
        <w:r>
          <w:t xml:space="preserve"> </w:t>
        </w:r>
      </w:ins>
      <w:ins w:id="145" w:author="HONOR" w:date="2026-09-29T14:13:00Z">
        <w:r>
          <w:t>(</w:t>
        </w:r>
      </w:ins>
      <w:ins w:id="146" w:author="HONOR" w:date="2026-09-29T14:14:00Z">
        <w:r>
          <w:t>внешнее взаимодействие)</w:t>
        </w:r>
      </w:ins>
    </w:p>
    <w:p w14:paraId="34BC8DE0" w14:textId="6517C127" w:rsidR="00F26DDA" w:rsidRDefault="00F26DDA" w:rsidP="005E5381">
      <w:pPr>
        <w:pStyle w:val="a3"/>
        <w:rPr>
          <w:ins w:id="147" w:author="HONOR" w:date="2026-09-29T14:15:00Z"/>
        </w:rPr>
      </w:pPr>
      <w:ins w:id="148" w:author="HONOR" w:date="2026-09-29T14:15:00Z">
        <w:r>
          <w:t>Принцип хранимой программы – данные и команды хранятся в одной памяти</w:t>
        </w:r>
      </w:ins>
    </w:p>
    <w:p w14:paraId="22F0C8AA" w14:textId="3E2EC782" w:rsidR="00F26DDA" w:rsidRDefault="005E5381" w:rsidP="005E5381">
      <w:pPr>
        <w:pStyle w:val="a3"/>
        <w:rPr>
          <w:ins w:id="149" w:author="HONOR" w:date="2026-09-29T14:19:00Z"/>
        </w:rPr>
      </w:pPr>
      <w:r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>
        <w:br/>
      </w:r>
      <w:ins w:id="150" w:author="HONOR" w:date="2026-09-29T14:17:00Z">
        <w:r w:rsidR="00F26DDA">
          <w:t>Цикл</w:t>
        </w:r>
        <w:r w:rsidR="00F26DDA" w:rsidRPr="00D4486C">
          <w:rPr>
            <w:rPrChange w:id="151" w:author="HONOR" w:date="2026-09-29T14:18:00Z">
              <w:rPr>
                <w:lang w:val="en-US"/>
              </w:rPr>
            </w:rPrChange>
          </w:rPr>
          <w:t xml:space="preserve">: </w:t>
        </w:r>
        <w:r w:rsidR="00F26DDA">
          <w:t>выборка(из памяти в регистр)</w:t>
        </w:r>
      </w:ins>
      <w:ins w:id="152" w:author="HONOR" w:date="2026-09-29T14:18:00Z">
        <w:r w:rsidR="00F26DDA">
          <w:t xml:space="preserve">, декодирование(УУ расшифровывает </w:t>
        </w:r>
        <w:r w:rsidR="00D4486C">
          <w:t>команду), выполнение(выполнение операции)</w:t>
        </w:r>
      </w:ins>
      <w:ins w:id="153" w:author="HONOR" w:date="2026-09-29T14:19:00Z">
        <w:r w:rsidR="00D4486C">
          <w:t>, сохранение(результат записывается).</w:t>
        </w:r>
      </w:ins>
    </w:p>
    <w:p w14:paraId="23A8A131" w14:textId="3FB85D0F" w:rsidR="00D4486C" w:rsidRDefault="00D4486C" w:rsidP="005E5381">
      <w:pPr>
        <w:pStyle w:val="a3"/>
        <w:rPr>
          <w:ins w:id="154" w:author="HONOR" w:date="2026-09-29T14:19:00Z"/>
        </w:rPr>
      </w:pPr>
      <w:ins w:id="155" w:author="HONOR" w:date="2026-09-29T14:19:00Z">
        <w:r>
          <w:rPr>
            <w:lang w:val="en-US"/>
          </w:rPr>
          <w:lastRenderedPageBreak/>
          <w:t>PC</w:t>
        </w:r>
        <w:r w:rsidRPr="00D4486C">
          <w:rPr>
            <w:rPrChange w:id="156" w:author="HONOR" w:date="2026-09-29T14:19:00Z">
              <w:rPr>
                <w:lang w:val="en-US"/>
              </w:rPr>
            </w:rPrChange>
          </w:rPr>
          <w:t xml:space="preserve"> – </w:t>
        </w:r>
        <w:r>
          <w:t>хранит адрес следующей команды</w:t>
        </w:r>
      </w:ins>
    </w:p>
    <w:p w14:paraId="1ED6ED28" w14:textId="00309F14" w:rsidR="00D4486C" w:rsidRPr="00D4486C" w:rsidRDefault="00D4486C" w:rsidP="005E5381">
      <w:pPr>
        <w:pStyle w:val="a3"/>
        <w:rPr>
          <w:ins w:id="157" w:author="HONOR" w:date="2026-09-29T14:16:00Z"/>
          <w:rPrChange w:id="158" w:author="HONOR" w:date="2026-09-29T14:19:00Z">
            <w:rPr>
              <w:ins w:id="159" w:author="HONOR" w:date="2026-09-29T14:16:00Z"/>
            </w:rPr>
          </w:rPrChange>
        </w:rPr>
      </w:pPr>
      <w:ins w:id="160" w:author="HONOR" w:date="2026-09-29T14:19:00Z">
        <w:r>
          <w:rPr>
            <w:lang w:val="en-US"/>
          </w:rPr>
          <w:t>IR</w:t>
        </w:r>
        <w:r w:rsidRPr="00D4486C">
          <w:rPr>
            <w:rPrChange w:id="161" w:author="HONOR" w:date="2026-09-29T14:20:00Z">
              <w:rPr>
                <w:lang w:val="en-US"/>
              </w:rPr>
            </w:rPrChange>
          </w:rPr>
          <w:t xml:space="preserve"> </w:t>
        </w:r>
      </w:ins>
      <w:ins w:id="162" w:author="HONOR" w:date="2026-09-29T14:20:00Z">
        <w:r w:rsidRPr="00D4486C">
          <w:rPr>
            <w:rPrChange w:id="163" w:author="HONOR" w:date="2026-09-29T14:20:00Z">
              <w:rPr>
                <w:lang w:val="en-US"/>
              </w:rPr>
            </w:rPrChange>
          </w:rPr>
          <w:t>–</w:t>
        </w:r>
      </w:ins>
      <w:ins w:id="164" w:author="HONOR" w:date="2026-09-29T14:19:00Z">
        <w:r w:rsidRPr="00D4486C">
          <w:rPr>
            <w:rPrChange w:id="165" w:author="HONOR" w:date="2026-09-29T14:20:00Z">
              <w:rPr>
                <w:lang w:val="en-US"/>
              </w:rPr>
            </w:rPrChange>
          </w:rPr>
          <w:t xml:space="preserve"> </w:t>
        </w:r>
      </w:ins>
      <w:ins w:id="166" w:author="HONOR" w:date="2026-09-29T14:20:00Z">
        <w:r>
          <w:t>хранит код текущей команды</w:t>
        </w:r>
      </w:ins>
      <w:bookmarkStart w:id="167" w:name="_GoBack"/>
      <w:bookmarkEnd w:id="167"/>
    </w:p>
    <w:p w14:paraId="2072E41D" w14:textId="5B59E69C" w:rsidR="005E5381" w:rsidRPr="00F5223D" w:rsidRDefault="005E5381" w:rsidP="005E5381">
      <w:pPr>
        <w:pStyle w:val="a3"/>
        <w:rPr>
          <w:lang w:val="en-US"/>
          <w:rPrChange w:id="168" w:author="HONOR" w:date="2026-09-29T13:57:00Z">
            <w:rPr/>
          </w:rPrChange>
        </w:rPr>
      </w:pP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del w:id="169" w:author="HONOR" w:date="2026-09-29T14:11:00Z">
        <w:r w:rsidDel="00F26DDA">
          <w:br/>
        </w:r>
        <w:r w:rsidDel="00F26DDA">
          <w:br/>
        </w:r>
        <w:r w:rsidDel="00F26DDA">
          <w:br/>
        </w:r>
      </w:del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ONOR">
    <w15:presenceInfo w15:providerId="Windows Live" w15:userId="29a532b82873e2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E3"/>
    <w:rsid w:val="001E04E3"/>
    <w:rsid w:val="005E5381"/>
    <w:rsid w:val="00D4486C"/>
    <w:rsid w:val="00DA158D"/>
    <w:rsid w:val="00EB3C5B"/>
    <w:rsid w:val="00F0757F"/>
    <w:rsid w:val="00F26DDA"/>
    <w:rsid w:val="00F5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HONOR</cp:lastModifiedBy>
  <cp:revision>4</cp:revision>
  <dcterms:created xsi:type="dcterms:W3CDTF">2026-09-29T10:25:00Z</dcterms:created>
  <dcterms:modified xsi:type="dcterms:W3CDTF">2026-09-29T11:20:00Z</dcterms:modified>
</cp:coreProperties>
</file>